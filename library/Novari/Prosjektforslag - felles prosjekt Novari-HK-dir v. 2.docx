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2F510" w14:textId="0143092F" w:rsidR="004201B5" w:rsidRDefault="004201B5" w:rsidP="00423BD6">
      <w:pPr>
        <w:pStyle w:val="a"/>
      </w:pPr>
      <w:r>
        <w:t xml:space="preserve">Prosjektforslag – samarbeidsprosjekt </w:t>
      </w:r>
      <w:proofErr w:type="spellStart"/>
      <w:r>
        <w:t>Novari</w:t>
      </w:r>
      <w:proofErr w:type="spellEnd"/>
      <w:r>
        <w:t>-HK-</w:t>
      </w:r>
      <w:proofErr w:type="spellStart"/>
      <w:r>
        <w:t>dir</w:t>
      </w:r>
      <w:proofErr w:type="spellEnd"/>
    </w:p>
    <w:p w14:paraId="285D230D" w14:textId="0A6A7F10" w:rsidR="00423BD6" w:rsidRPr="00423BD6" w:rsidRDefault="004201B5" w:rsidP="00423BD6">
      <w:pPr>
        <w:pStyle w:val="a"/>
      </w:pPr>
      <w:r>
        <w:t>«</w:t>
      </w:r>
      <w:proofErr w:type="spellStart"/>
      <w:r>
        <w:t>Èn</w:t>
      </w:r>
      <w:proofErr w:type="spellEnd"/>
      <w:r>
        <w:t xml:space="preserve"> felles kanal for barn og unge til utdannings- og yrkesvalg»</w:t>
      </w:r>
    </w:p>
    <w:p w14:paraId="0985F0DD" w14:textId="77777777" w:rsidR="004201B5" w:rsidRDefault="004201B5" w:rsidP="00423BD6"/>
    <w:p w14:paraId="1816637F" w14:textId="4462488C" w:rsidR="00423BD6" w:rsidRDefault="00423BD6" w:rsidP="00423BD6">
      <w:r w:rsidRPr="00633FF0">
        <w:t xml:space="preserve">I dag er det mange ulike aktører som gir karriereveiledning, og informasjon om utdanning og yrker. Av nasjonale tjenester som ikke er tilknyttet enkeltaktører finnes Utdanning.no, Vilbli.no og Karriereveiledning.no. </w:t>
      </w:r>
    </w:p>
    <w:p w14:paraId="44F51449" w14:textId="77777777" w:rsidR="000E68EE" w:rsidRDefault="000E68EE" w:rsidP="00423BD6"/>
    <w:p w14:paraId="79FBFCF1" w14:textId="0261FEBC" w:rsidR="008E12A8" w:rsidRPr="008E12A8" w:rsidRDefault="008E12A8" w:rsidP="008E12A8">
      <w:r>
        <w:t xml:space="preserve">Figuren under viser </w:t>
      </w:r>
      <w:r w:rsidRPr="008E12A8">
        <w:t>brukerreisen for et livslangt utdanningsløp</w:t>
      </w:r>
      <w:r>
        <w:t>.</w:t>
      </w:r>
      <w:r w:rsidRPr="008E12A8">
        <w:t xml:space="preserve"> HK-</w:t>
      </w:r>
      <w:proofErr w:type="spellStart"/>
      <w:r w:rsidRPr="008E12A8">
        <w:t>dir</w:t>
      </w:r>
      <w:proofErr w:type="spellEnd"/>
      <w:r w:rsidRPr="008E12A8">
        <w:t xml:space="preserve"> </w:t>
      </w:r>
      <w:r>
        <w:t xml:space="preserve">og </w:t>
      </w:r>
      <w:proofErr w:type="spellStart"/>
      <w:r>
        <w:t>Novari</w:t>
      </w:r>
      <w:proofErr w:type="spellEnd"/>
      <w:r>
        <w:t xml:space="preserve"> </w:t>
      </w:r>
      <w:r w:rsidRPr="008E12A8">
        <w:t xml:space="preserve">er </w:t>
      </w:r>
      <w:del w:id="0" w:author="Sigurd Eriksson" w:date="2026-03-09T10:05:00Z" w16du:dateUtc="2026-03-09T09:05:00Z">
        <w:r w:rsidRPr="008E12A8" w:rsidDel="00514A27">
          <w:delText xml:space="preserve">en </w:delText>
        </w:r>
      </w:del>
      <w:r w:rsidRPr="008E12A8">
        <w:t>sentral</w:t>
      </w:r>
      <w:r>
        <w:t>e</w:t>
      </w:r>
      <w:r w:rsidRPr="008E12A8">
        <w:t xml:space="preserve"> aktør</w:t>
      </w:r>
      <w:r>
        <w:t>er</w:t>
      </w:r>
      <w:r w:rsidRPr="008E12A8">
        <w:t xml:space="preserve"> i denne brukerreisen, og har ansvar for å tilby individrettede sluttbrukertjenester for flere av hendelsen</w:t>
      </w:r>
      <w:r>
        <w:t>e</w:t>
      </w:r>
      <w:r w:rsidRPr="008E12A8">
        <w:t xml:space="preserve"> i brukerreisen. </w:t>
      </w:r>
    </w:p>
    <w:p w14:paraId="766B9F4F" w14:textId="4AB17F48" w:rsidR="000E68EE" w:rsidRDefault="000E68EE" w:rsidP="00423BD6">
      <w:r>
        <w:rPr>
          <w:noProof/>
        </w:rPr>
        <w:drawing>
          <wp:inline distT="0" distB="0" distL="0" distR="0" wp14:anchorId="166CCC78" wp14:editId="4E327A1D">
            <wp:extent cx="5733505" cy="3225097"/>
            <wp:effectExtent l="0" t="0" r="635" b="0"/>
            <wp:docPr id="1248968932" name="Grafik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68932" name=""/>
                    <pic:cNvPicPr/>
                  </pic:nvPicPr>
                  <pic:blipFill>
                    <a:blip r:embed="rId4">
                      <a:extLst>
                        <a:ext uri="{96DAC541-7B7A-43D3-8B79-37D633B846F1}">
                          <asvg:svgBlip xmlns:asvg="http://schemas.microsoft.com/office/drawing/2016/SVG/main" r:embed="rId5"/>
                        </a:ext>
                      </a:extLst>
                    </a:blip>
                    <a:stretch>
                      <a:fillRect/>
                    </a:stretch>
                  </pic:blipFill>
                  <pic:spPr>
                    <a:xfrm>
                      <a:off x="0" y="0"/>
                      <a:ext cx="5740169" cy="3228846"/>
                    </a:xfrm>
                    <a:prstGeom prst="rect">
                      <a:avLst/>
                    </a:prstGeom>
                  </pic:spPr>
                </pic:pic>
              </a:graphicData>
            </a:graphic>
          </wp:inline>
        </w:drawing>
      </w:r>
    </w:p>
    <w:p w14:paraId="2DF3B456" w14:textId="77777777" w:rsidR="00423BD6" w:rsidRPr="00633FF0" w:rsidRDefault="00423BD6" w:rsidP="00423BD6">
      <w:pPr>
        <w:pStyle w:val="Overskrift1"/>
      </w:pPr>
      <w:r>
        <w:t>Situasjonen i dag</w:t>
      </w:r>
    </w:p>
    <w:p w14:paraId="795A1FBB" w14:textId="77BDC340" w:rsidR="00423BD6" w:rsidRPr="00633FF0" w:rsidRDefault="00423BD6" w:rsidP="00423BD6">
      <w:del w:id="1" w:author="Sigurd Eriksson" w:date="2026-03-09T10:05:00Z" w16du:dateUtc="2026-03-09T09:05:00Z">
        <w:r w:rsidRPr="00633FF0" w:rsidDel="00514A27">
          <w:delText>Alle disse tre er</w:delText>
        </w:r>
      </w:del>
      <w:ins w:id="2" w:author="Sigurd Eriksson" w:date="2026-03-09T10:05:00Z" w16du:dateUtc="2026-03-09T09:05:00Z">
        <w:r w:rsidR="00514A27">
          <w:t>HK-</w:t>
        </w:r>
        <w:proofErr w:type="spellStart"/>
        <w:r w:rsidR="00514A27">
          <w:t>dirs</w:t>
        </w:r>
        <w:proofErr w:type="spellEnd"/>
        <w:r w:rsidR="00514A27">
          <w:t xml:space="preserve"> karrierenett</w:t>
        </w:r>
        <w:r w:rsidR="00DB642F">
          <w:t>jenester utdanning.no og karriereveiledning.no, og fylkeskommunene</w:t>
        </w:r>
      </w:ins>
      <w:ins w:id="3" w:author="Sigurd Eriksson" w:date="2026-03-09T10:06:00Z" w16du:dateUtc="2026-03-09T09:06:00Z">
        <w:r w:rsidR="00DB642F">
          <w:t>s</w:t>
        </w:r>
        <w:r w:rsidR="00B81C5C">
          <w:t xml:space="preserve"> nettjeneste vilbli.no er</w:t>
        </w:r>
      </w:ins>
      <w:r w:rsidRPr="00633FF0">
        <w:t xml:space="preserve"> nasjonale, digitale informasjonstjenester som benyttes av elever, studenter, foresatte, karriereveiledere, arbeidssøkere og arbeidstakere. I </w:t>
      </w:r>
      <w:del w:id="4" w:author="Sigurd Eriksson" w:date="2026-03-09T10:06:00Z" w16du:dateUtc="2026-03-09T09:06:00Z">
        <w:r w:rsidRPr="00633FF0" w:rsidDel="00B81C5C">
          <w:delText xml:space="preserve">de </w:delText>
        </w:r>
      </w:del>
      <w:ins w:id="5" w:author="Sigurd Eriksson" w:date="2026-03-09T10:06:00Z" w16du:dateUtc="2026-03-09T09:06:00Z">
        <w:r w:rsidR="00B81C5C">
          <w:t>disse</w:t>
        </w:r>
        <w:r w:rsidR="00B81C5C" w:rsidRPr="00633FF0">
          <w:t xml:space="preserve"> </w:t>
        </w:r>
      </w:ins>
      <w:r w:rsidRPr="00633FF0">
        <w:t xml:space="preserve">tre tjenestene </w:t>
      </w:r>
      <w:del w:id="6" w:author="Sigurd Eriksson" w:date="2026-03-09T10:06:00Z" w16du:dateUtc="2026-03-09T09:06:00Z">
        <w:r w:rsidRPr="00633FF0" w:rsidDel="00B81C5C">
          <w:delText xml:space="preserve">finner </w:delText>
        </w:r>
      </w:del>
      <w:ins w:id="7" w:author="Sigurd Eriksson" w:date="2026-03-09T10:06:00Z" w16du:dateUtc="2026-03-09T09:06:00Z">
        <w:r w:rsidR="00B81C5C" w:rsidRPr="00633FF0">
          <w:t>finne</w:t>
        </w:r>
        <w:r w:rsidR="00B81C5C">
          <w:t>r</w:t>
        </w:r>
        <w:r w:rsidR="00B81C5C" w:rsidRPr="00633FF0">
          <w:t xml:space="preserve"> </w:t>
        </w:r>
      </w:ins>
      <w:r w:rsidRPr="00633FF0">
        <w:t xml:space="preserve">du informasjon om utdanninger, yrker, og veiledning som hjelper deg i ditt retningsvalg. </w:t>
      </w:r>
    </w:p>
    <w:p w14:paraId="118036A2" w14:textId="3E01374F" w:rsidR="00423BD6" w:rsidRPr="00633FF0" w:rsidRDefault="00423BD6" w:rsidP="00423BD6">
      <w:r w:rsidRPr="00633FF0">
        <w:lastRenderedPageBreak/>
        <w:t>Valg av utdanning og yrke er blant de mest betydningsfulle valgene et menneske tar. Feil, utdatert eller skjevt vinklet informasjon kan føre til feilvalg og frafall, forlenget studieløp, utenforskap i arbeidslivet eller dårligere samsvar mellom samfunnets kompetansebehov og individets valg. Derfor er det avgjørende med nøytral, kvalitetssikret og lett tilgjengelig informasjon. Dette er spesielt viktig i en tid hvor mange finner informasjonen sin på sosiale medier</w:t>
      </w:r>
      <w:ins w:id="8" w:author="Sigurd Eriksson" w:date="2026-03-06T11:20:00Z" w16du:dateUtc="2026-03-06T10:20:00Z">
        <w:r w:rsidR="00E0490D">
          <w:t xml:space="preserve"> og kommersielle KI-baserte tjenester</w:t>
        </w:r>
      </w:ins>
      <w:r w:rsidRPr="00633FF0">
        <w:t xml:space="preserve">. </w:t>
      </w:r>
    </w:p>
    <w:p w14:paraId="7EBC9554" w14:textId="77777777" w:rsidR="00423BD6" w:rsidRPr="00633FF0" w:rsidRDefault="00423BD6" w:rsidP="00423BD6">
      <w:pPr>
        <w:pStyle w:val="Overskrift1"/>
      </w:pPr>
      <w:r w:rsidRPr="00633FF0">
        <w:t>En vei inn</w:t>
      </w:r>
    </w:p>
    <w:p w14:paraId="23B9A55D" w14:textId="77777777" w:rsidR="00423BD6" w:rsidRPr="00633FF0" w:rsidRDefault="00423BD6" w:rsidP="00423BD6">
      <w:r w:rsidRPr="00633FF0">
        <w:t xml:space="preserve">Med tre ulike offentlige tjenester for utdanning- og karriereinformasjon må brukerne orientere seg mellom ulike tjenester med tidvis overlappende innhold eller lenking mellom tjenestene. Det skaper usikkerhet for brukerne om hvilke tjenester man skal ta i bruk for å finne informasjonen man er på jakt etter. En tydelig og logisk hovedkanal, som samlet alt av utdanning- og karriereinformasjon, og hvor man på en enkel måte kunne kontakte og få veiledning av nøytrale karriereveiledere ville vært det beste for brukerne. </w:t>
      </w:r>
    </w:p>
    <w:p w14:paraId="24099F5A" w14:textId="21CD0C11" w:rsidR="00423BD6" w:rsidRPr="00633FF0" w:rsidRDefault="00423BD6" w:rsidP="00423BD6">
      <w:r w:rsidRPr="00633FF0">
        <w:t>En slik kanal ville kunne gitt én helhetlig brukerreise, hvor begrepsbruk og definisjoner var de samme, og hvor det var en tydelig kobling mellom utdanning, kompetanse</w:t>
      </w:r>
      <w:ins w:id="9" w:author="Sigurd Eriksson" w:date="2026-03-06T11:23:00Z" w16du:dateUtc="2026-03-06T10:23:00Z">
        <w:r w:rsidR="00E0490D">
          <w:t xml:space="preserve">, yrker, </w:t>
        </w:r>
      </w:ins>
      <w:del w:id="10" w:author="Sigurd Eriksson" w:date="2026-03-06T11:23:00Z" w16du:dateUtc="2026-03-06T10:23:00Z">
        <w:r w:rsidRPr="00633FF0" w:rsidDel="00E0490D">
          <w:delText xml:space="preserve"> og yrke</w:delText>
        </w:r>
      </w:del>
      <w:ins w:id="11" w:author="Sigurd Eriksson" w:date="2026-03-06T11:23:00Z" w16du:dateUtc="2026-03-06T10:23:00Z">
        <w:r w:rsidR="00E0490D">
          <w:t>bedrifter og arbeidsmarkedet</w:t>
        </w:r>
      </w:ins>
      <w:r w:rsidRPr="00633FF0">
        <w:t xml:space="preserve">. I tillegg ville en sammenslåing kunnet bidra til en enda sterkere kobling mellom informasjonen man leser, og veiledningen man får. </w:t>
      </w:r>
    </w:p>
    <w:p w14:paraId="20330CE0" w14:textId="77777777" w:rsidR="00423BD6" w:rsidRPr="00633FF0" w:rsidRDefault="00423BD6" w:rsidP="00423BD6">
      <w:pPr>
        <w:pStyle w:val="Overskrift1"/>
      </w:pPr>
      <w:r w:rsidRPr="00633FF0">
        <w:t>Bedre kvalitetssikring og faglig tyngde</w:t>
      </w:r>
    </w:p>
    <w:p w14:paraId="6181A44C" w14:textId="77777777" w:rsidR="00423BD6" w:rsidRPr="00633FF0" w:rsidRDefault="00423BD6" w:rsidP="00423BD6">
      <w:r w:rsidRPr="00633FF0">
        <w:t xml:space="preserve">Med en felles tjeneste ville man kunnet etablere ett redaksjonelt miljø med ansvar for innhold og kvalitetssikring. Dette ville minsket dobbeltarbeid, gitt raskere oppdateringer ved regelendringer og bidratt til tydeligere ansvarslinjer enn med dagens delte løsning. </w:t>
      </w:r>
    </w:p>
    <w:p w14:paraId="4588D6EB" w14:textId="77777777" w:rsidR="00423BD6" w:rsidRPr="00633FF0" w:rsidRDefault="00423BD6" w:rsidP="00423BD6">
      <w:pPr>
        <w:pStyle w:val="Overskrift1"/>
      </w:pPr>
      <w:r w:rsidRPr="00633FF0">
        <w:t xml:space="preserve">Mer effektiv bruk av offentlige ressurser </w:t>
      </w:r>
    </w:p>
    <w:p w14:paraId="2DA9D103" w14:textId="77777777" w:rsidR="00423BD6" w:rsidRPr="00633FF0" w:rsidRDefault="00423BD6" w:rsidP="00423BD6">
      <w:r w:rsidRPr="00633FF0">
        <w:t xml:space="preserve">Med en felles digital løsning vil man kunne drifte systemet på en teknisk løsning, med en felles forvaltningsmodell. Dette vil kunne redusere driftskostnadene totalt sett, sikret mer effektiv forvaltning, skapt et større samlet fagmiljø, og ført til at mer ressurser kunne blitt brukt på videreutvikling. </w:t>
      </w:r>
    </w:p>
    <w:p w14:paraId="66C4192F" w14:textId="77777777" w:rsidR="00423BD6" w:rsidRPr="00633FF0" w:rsidRDefault="00423BD6" w:rsidP="00423BD6">
      <w:pPr>
        <w:pStyle w:val="Overskrift1"/>
      </w:pPr>
      <w:r w:rsidRPr="00633FF0">
        <w:t xml:space="preserve">Bedre datagrunnlag og analyser </w:t>
      </w:r>
    </w:p>
    <w:p w14:paraId="0C0709A7" w14:textId="77777777" w:rsidR="00423BD6" w:rsidRPr="00633FF0" w:rsidRDefault="00423BD6" w:rsidP="00423BD6">
      <w:r w:rsidRPr="00633FF0">
        <w:t xml:space="preserve">Med en samlet løsning vil man kunne få en helthetlig og bedre innsikt i ønsker og behov hos brukerne. Dette vil kunne gi bedre analyser av søk, valg og hvilken informasjon søkerne er på jakt etter. Som i sin tur vil kunne bidra til bedre tjenesteutvikling. </w:t>
      </w:r>
    </w:p>
    <w:p w14:paraId="0509FC86" w14:textId="7F44D27F" w:rsidR="00423BD6" w:rsidRPr="00633FF0" w:rsidRDefault="00423BD6" w:rsidP="00423BD6">
      <w:pPr>
        <w:pStyle w:val="Overskrift1"/>
      </w:pPr>
      <w:r>
        <w:lastRenderedPageBreak/>
        <w:t>Styrker virkemidlene for kompetansepolitikken</w:t>
      </w:r>
    </w:p>
    <w:p w14:paraId="6B2964A3" w14:textId="236E870F" w:rsidR="00423BD6" w:rsidRPr="00633FF0" w:rsidRDefault="00423BD6" w:rsidP="00423BD6">
      <w:r w:rsidRPr="00633FF0">
        <w:t xml:space="preserve">I dag har </w:t>
      </w:r>
      <w:r>
        <w:t>HK-</w:t>
      </w:r>
      <w:proofErr w:type="spellStart"/>
      <w:r>
        <w:t>dir</w:t>
      </w:r>
      <w:proofErr w:type="spellEnd"/>
      <w:r w:rsidRPr="00633FF0">
        <w:t xml:space="preserve"> </w:t>
      </w:r>
      <w:r>
        <w:t xml:space="preserve">et nasjonalt </w:t>
      </w:r>
      <w:r w:rsidRPr="00633FF0">
        <w:t xml:space="preserve">ansvar </w:t>
      </w:r>
      <w:r>
        <w:t xml:space="preserve">innen </w:t>
      </w:r>
      <w:r w:rsidRPr="00633FF0">
        <w:t>kompetansepolitikk</w:t>
      </w:r>
      <w:r w:rsidR="004201B5">
        <w:t xml:space="preserve">en knyttet til å levere tjenester for </w:t>
      </w:r>
      <w:r w:rsidRPr="00633FF0">
        <w:t>utdannings- og arbeidsmarkedsinformasjon, karriereveiledning og livslang læring. At direktoratet både har erfaring med, og et tydelig mandat for å levere nøytral og kvalitetssikret informasjon</w:t>
      </w:r>
      <w:r w:rsidR="004201B5">
        <w:t>,</w:t>
      </w:r>
      <w:r w:rsidRPr="00633FF0">
        <w:t xml:space="preserve"> gjør direktoratet til en </w:t>
      </w:r>
      <w:r>
        <w:t>mulig</w:t>
      </w:r>
      <w:r w:rsidRPr="00633FF0">
        <w:t xml:space="preserve"> forvalter av </w:t>
      </w:r>
      <w:r w:rsidRPr="00423BD6">
        <w:rPr>
          <w:u w:val="single"/>
        </w:rPr>
        <w:t>en samlet tjeneste</w:t>
      </w:r>
      <w:r w:rsidRPr="00633FF0">
        <w:t xml:space="preserve"> på dette feltet. </w:t>
      </w:r>
    </w:p>
    <w:p w14:paraId="2E06B7C1" w14:textId="77777777" w:rsidR="00423BD6" w:rsidRPr="00633FF0" w:rsidRDefault="00423BD6" w:rsidP="00423BD6">
      <w:r w:rsidRPr="00633FF0">
        <w:t xml:space="preserve">En slik samlet tjeneste vil støtte målene om livslang læring, bidra til økt gjennomføring, styrke overgangen mellom skole, utdanning og arbeid, og samtidig gjøre det lettere å styre informasjonen mot områder med store kompetansebehov. </w:t>
      </w:r>
    </w:p>
    <w:p w14:paraId="52C42860" w14:textId="486D9AF6" w:rsidR="00423BD6" w:rsidRPr="00633FF0" w:rsidRDefault="004201B5" w:rsidP="00423BD6">
      <w:pPr>
        <w:pStyle w:val="Overskrift1"/>
      </w:pPr>
      <w:r>
        <w:t>Oppsummering og forslag til prosjekt</w:t>
      </w:r>
    </w:p>
    <w:p w14:paraId="4A4DCCBB" w14:textId="5EABABEB" w:rsidR="00423BD6" w:rsidRDefault="00423BD6" w:rsidP="00423BD6">
      <w:r w:rsidRPr="00633FF0">
        <w:t xml:space="preserve">Sammenslåingen av </w:t>
      </w:r>
      <w:r w:rsidR="003C549B">
        <w:t>HK-</w:t>
      </w:r>
      <w:proofErr w:type="spellStart"/>
      <w:r w:rsidR="003C549B">
        <w:t>dirs</w:t>
      </w:r>
      <w:proofErr w:type="spellEnd"/>
      <w:r w:rsidR="003C549B">
        <w:t xml:space="preserve"> karrierenettsteder</w:t>
      </w:r>
      <w:r w:rsidRPr="00633FF0">
        <w:t xml:space="preserve"> og </w:t>
      </w:r>
      <w:r>
        <w:t>v</w:t>
      </w:r>
      <w:r w:rsidRPr="00633FF0">
        <w:t xml:space="preserve">ilbli.no vil gi brukerne én helhetlig, intuitiv tjeneste for utdannings- og karrierevalg, sikre kvaliteten på informasjonen, spare offentlige ressurser, styrke datagrunnlag og analyser, og gi mer effektiv formidling som tjener både elever, voksne og samfunnets kompetansebehov. </w:t>
      </w:r>
    </w:p>
    <w:p w14:paraId="5FE00F04" w14:textId="6ADDDEB0" w:rsidR="00CA1463" w:rsidRDefault="00423BD6" w:rsidP="00423BD6">
      <w:r>
        <w:t xml:space="preserve">Det foreslås at det gjennomføres et felles prosjekt mellom </w:t>
      </w:r>
      <w:proofErr w:type="spellStart"/>
      <w:r>
        <w:t>Novari</w:t>
      </w:r>
      <w:proofErr w:type="spellEnd"/>
      <w:r>
        <w:t xml:space="preserve"> og HK-</w:t>
      </w:r>
      <w:proofErr w:type="spellStart"/>
      <w:r>
        <w:t>dir</w:t>
      </w:r>
      <w:proofErr w:type="spellEnd"/>
      <w:r>
        <w:t xml:space="preserve"> for å utrede effekter av en mulig sammenslåing av tjenestene, </w:t>
      </w:r>
      <w:r w:rsidR="004201B5">
        <w:t xml:space="preserve">administrative og økonomiske konsekvenser ved en sammenslåing, samt </w:t>
      </w:r>
      <w:r>
        <w:t>hvordan en mulig sammenslåing kan gjennomføres</w:t>
      </w:r>
      <w:r w:rsidR="004201B5">
        <w:t xml:space="preserve"> (plan for </w:t>
      </w:r>
      <w:r w:rsidR="00523BF4">
        <w:t>gjennomføringsprosjekt</w:t>
      </w:r>
      <w:r w:rsidR="004201B5">
        <w:t xml:space="preserve">). </w:t>
      </w:r>
      <w:ins w:id="12" w:author="Sigurd Eriksson" w:date="2026-03-09T10:07:00Z" w16du:dateUtc="2026-03-09T09:07:00Z">
        <w:r w:rsidR="00C63247">
          <w:t>Prosjektet må utrede en f</w:t>
        </w:r>
      </w:ins>
      <w:ins w:id="13" w:author="Sigurd Eriksson" w:date="2026-03-06T11:29:00Z" w16du:dateUtc="2026-03-06T10:29:00Z">
        <w:r w:rsidR="00CA1463" w:rsidRPr="00C63247">
          <w:t>orvaltningsmodell</w:t>
        </w:r>
      </w:ins>
      <w:ins w:id="14" w:author="Sigurd Eriksson" w:date="2026-03-06T11:30:00Z" w16du:dateUtc="2026-03-06T10:30:00Z">
        <w:r w:rsidR="00CA1463">
          <w:t xml:space="preserve"> som sikrer fylkeskommunene produkteierskap over </w:t>
        </w:r>
      </w:ins>
      <w:ins w:id="15" w:author="Sigurd Eriksson" w:date="2026-03-09T10:07:00Z" w16du:dateUtc="2026-03-09T09:07:00Z">
        <w:r w:rsidR="00C63247">
          <w:t>relevante</w:t>
        </w:r>
      </w:ins>
      <w:ins w:id="16" w:author="Sigurd Eriksson" w:date="2026-03-06T11:30:00Z" w16du:dateUtc="2026-03-06T10:30:00Z">
        <w:r w:rsidR="00CA1463">
          <w:t xml:space="preserve"> tjeneste</w:t>
        </w:r>
      </w:ins>
      <w:ins w:id="17" w:author="Sigurd Eriksson" w:date="2026-03-09T10:07:00Z" w16du:dateUtc="2026-03-09T09:07:00Z">
        <w:r w:rsidR="00C63247">
          <w:t>områ</w:t>
        </w:r>
      </w:ins>
      <w:ins w:id="18" w:author="Sigurd Eriksson" w:date="2026-03-09T10:08:00Z" w16du:dateUtc="2026-03-09T09:08:00Z">
        <w:r w:rsidR="00C63247">
          <w:t>der tilsvarende vilbli.no i dag</w:t>
        </w:r>
      </w:ins>
      <w:ins w:id="19" w:author="Sigurd Eriksson" w:date="2026-03-06T11:30:00Z" w16du:dateUtc="2026-03-06T10:30:00Z">
        <w:r w:rsidR="00CA1463">
          <w:t>.</w:t>
        </w:r>
      </w:ins>
    </w:p>
    <w:p w14:paraId="36D50D57" w14:textId="5C6E9AFB" w:rsidR="00423BD6" w:rsidRDefault="004201B5" w:rsidP="00423BD6">
      <w:r>
        <w:t xml:space="preserve">Både </w:t>
      </w:r>
      <w:proofErr w:type="spellStart"/>
      <w:r>
        <w:t>Novari</w:t>
      </w:r>
      <w:proofErr w:type="spellEnd"/>
      <w:r>
        <w:t xml:space="preserve"> og HK-</w:t>
      </w:r>
      <w:proofErr w:type="spellStart"/>
      <w:r>
        <w:t>dir</w:t>
      </w:r>
      <w:proofErr w:type="spellEnd"/>
      <w:r>
        <w:t xml:space="preserve"> deltar i Digdirs medfinansieringsprosjekt «Sammenhengende tjenester for barn og unge» (SAMT-BU), og det er naturlig å se deler av et slikt sammenslåingsprosjekt som en del av arbeidet med å realisere bedre sammenhengende tjenester for barn og unge i utdanningsvalg. Sammenslåing av </w:t>
      </w:r>
      <w:r w:rsidR="003C549B">
        <w:t>karrierenet</w:t>
      </w:r>
      <w:r>
        <w:t xml:space="preserve">tjenestene </w:t>
      </w:r>
      <w:r w:rsidR="003C549B">
        <w:t>i HK-</w:t>
      </w:r>
      <w:proofErr w:type="spellStart"/>
      <w:r w:rsidR="003C549B">
        <w:t>dir</w:t>
      </w:r>
      <w:proofErr w:type="spellEnd"/>
      <w:r w:rsidR="003C549B">
        <w:t xml:space="preserve"> </w:t>
      </w:r>
      <w:r>
        <w:t xml:space="preserve">og vilbli.no er derfor </w:t>
      </w:r>
      <w:r w:rsidR="001D546A">
        <w:t xml:space="preserve">lansert som </w:t>
      </w:r>
      <w:r>
        <w:t>kandidat som pilot i SAMT-BU.</w:t>
      </w:r>
      <w:r w:rsidR="003C549B">
        <w:t xml:space="preserve"> I en pilot i prosjekt SAMT-BU vil det </w:t>
      </w:r>
      <w:proofErr w:type="gramStart"/>
      <w:r w:rsidR="003C549B">
        <w:t>fokuseres</w:t>
      </w:r>
      <w:proofErr w:type="gramEnd"/>
      <w:r w:rsidR="003C549B">
        <w:t xml:space="preserve"> på tilrettelegging for deling av data fra fylkeskommunenes </w:t>
      </w:r>
      <w:r w:rsidR="000E68EE">
        <w:t>løsninger</w:t>
      </w:r>
      <w:r w:rsidR="003C549B">
        <w:t xml:space="preserve"> (VIGO)</w:t>
      </w:r>
      <w:r w:rsidR="000E68EE">
        <w:t xml:space="preserve"> og HK-</w:t>
      </w:r>
      <w:proofErr w:type="spellStart"/>
      <w:r w:rsidR="000E68EE">
        <w:t>dirs</w:t>
      </w:r>
      <w:proofErr w:type="spellEnd"/>
      <w:r w:rsidR="000E68EE">
        <w:t xml:space="preserve"> løsninger </w:t>
      </w:r>
      <w:r w:rsidR="003C549B">
        <w:t xml:space="preserve">slik at </w:t>
      </w:r>
      <w:r w:rsidR="000E68EE">
        <w:t>sluttbrukere</w:t>
      </w:r>
      <w:r w:rsidR="003C549B">
        <w:t xml:space="preserve"> som søker informasjon om videregående opplæring finner dette på ett nettsted</w:t>
      </w:r>
      <w:r w:rsidR="000E68EE">
        <w:t>.</w:t>
      </w:r>
    </w:p>
    <w:p w14:paraId="06F10A26" w14:textId="022C0EE6" w:rsidR="004201B5" w:rsidRDefault="001D546A" w:rsidP="00423BD6">
      <w:r>
        <w:t xml:space="preserve">Oppstart </w:t>
      </w:r>
      <w:r w:rsidR="00523BF4">
        <w:t xml:space="preserve">av prosjektet forutsetter </w:t>
      </w:r>
      <w:r w:rsidR="008068BE">
        <w:t xml:space="preserve">behandling </w:t>
      </w:r>
      <w:r w:rsidR="00523BF4">
        <w:t xml:space="preserve">i de respektive organisasjoner, samt behandling i FKU siden FK er eier av vilbli.no. </w:t>
      </w:r>
    </w:p>
    <w:p w14:paraId="0B303245" w14:textId="77777777" w:rsidR="004201B5" w:rsidRDefault="004201B5" w:rsidP="00423BD6"/>
    <w:p w14:paraId="1606FB9F" w14:textId="77777777" w:rsidR="00423BD6" w:rsidRDefault="00423BD6" w:rsidP="00423BD6"/>
    <w:p w14:paraId="1BCA4CDA" w14:textId="77777777" w:rsidR="00423BD6" w:rsidRDefault="00423BD6" w:rsidP="00423BD6"/>
    <w:p w14:paraId="44AA1B4B" w14:textId="77777777" w:rsidR="00423BD6" w:rsidRDefault="00423BD6"/>
    <w:sectPr w:rsidR="00423BD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gurd Eriksson">
    <w15:presenceInfo w15:providerId="AD" w15:userId="S::sigurd.eriksson@hkdir.no::0dd6f80f-d123-46c8-a94d-805d13079e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BD6"/>
    <w:rsid w:val="00030E5C"/>
    <w:rsid w:val="000E68EE"/>
    <w:rsid w:val="001D546A"/>
    <w:rsid w:val="00213D11"/>
    <w:rsid w:val="002449E1"/>
    <w:rsid w:val="003B5A17"/>
    <w:rsid w:val="003C549B"/>
    <w:rsid w:val="004201B5"/>
    <w:rsid w:val="00423BD6"/>
    <w:rsid w:val="00514A27"/>
    <w:rsid w:val="00523BF4"/>
    <w:rsid w:val="008068BE"/>
    <w:rsid w:val="008346D6"/>
    <w:rsid w:val="008752D3"/>
    <w:rsid w:val="008E12A8"/>
    <w:rsid w:val="0096459C"/>
    <w:rsid w:val="00AD3D14"/>
    <w:rsid w:val="00B05348"/>
    <w:rsid w:val="00B81C5C"/>
    <w:rsid w:val="00C63247"/>
    <w:rsid w:val="00CA1463"/>
    <w:rsid w:val="00DB642F"/>
    <w:rsid w:val="00E0490D"/>
    <w:rsid w:val="00F1309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CB7DC"/>
  <w15:chartTrackingRefBased/>
  <w15:docId w15:val="{C49F2F94-03E0-41DC-8F67-F679A6AF2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BD6"/>
  </w:style>
  <w:style w:type="paragraph" w:styleId="Overskrift1">
    <w:name w:val="heading 1"/>
    <w:basedOn w:val="Normal"/>
    <w:next w:val="Normal"/>
    <w:link w:val="Overskrift1Tegn"/>
    <w:uiPriority w:val="9"/>
    <w:qFormat/>
    <w:rsid w:val="00423B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423B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423BD6"/>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423BD6"/>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423BD6"/>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423BD6"/>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423BD6"/>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423BD6"/>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423BD6"/>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423BD6"/>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423BD6"/>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423BD6"/>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423BD6"/>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423BD6"/>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423BD6"/>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423BD6"/>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423BD6"/>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423BD6"/>
    <w:rPr>
      <w:rFonts w:eastAsiaTheme="majorEastAsia" w:cstheme="majorBidi"/>
      <w:color w:val="272727" w:themeColor="text1" w:themeTint="D8"/>
    </w:rPr>
  </w:style>
  <w:style w:type="paragraph" w:styleId="Tittel">
    <w:name w:val="Title"/>
    <w:basedOn w:val="Normal"/>
    <w:next w:val="Normal"/>
    <w:link w:val="TittelTegn"/>
    <w:uiPriority w:val="10"/>
    <w:qFormat/>
    <w:rsid w:val="00423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423BD6"/>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423BD6"/>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423BD6"/>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423BD6"/>
    <w:pPr>
      <w:spacing w:before="160"/>
      <w:jc w:val="center"/>
    </w:pPr>
    <w:rPr>
      <w:i/>
      <w:iCs/>
      <w:color w:val="404040" w:themeColor="text1" w:themeTint="BF"/>
    </w:rPr>
  </w:style>
  <w:style w:type="character" w:customStyle="1" w:styleId="SitatTegn">
    <w:name w:val="Sitat Tegn"/>
    <w:basedOn w:val="Standardskriftforavsnitt"/>
    <w:link w:val="Sitat"/>
    <w:uiPriority w:val="29"/>
    <w:rsid w:val="00423BD6"/>
    <w:rPr>
      <w:i/>
      <w:iCs/>
      <w:color w:val="404040" w:themeColor="text1" w:themeTint="BF"/>
    </w:rPr>
  </w:style>
  <w:style w:type="paragraph" w:styleId="Listeavsnitt">
    <w:name w:val="List Paragraph"/>
    <w:basedOn w:val="Normal"/>
    <w:uiPriority w:val="34"/>
    <w:qFormat/>
    <w:rsid w:val="00423BD6"/>
    <w:pPr>
      <w:ind w:left="720"/>
      <w:contextualSpacing/>
    </w:pPr>
  </w:style>
  <w:style w:type="character" w:styleId="Sterkutheving">
    <w:name w:val="Intense Emphasis"/>
    <w:basedOn w:val="Standardskriftforavsnitt"/>
    <w:uiPriority w:val="21"/>
    <w:qFormat/>
    <w:rsid w:val="00423BD6"/>
    <w:rPr>
      <w:i/>
      <w:iCs/>
      <w:color w:val="0F4761" w:themeColor="accent1" w:themeShade="BF"/>
    </w:rPr>
  </w:style>
  <w:style w:type="paragraph" w:styleId="Sterktsitat">
    <w:name w:val="Intense Quote"/>
    <w:basedOn w:val="Normal"/>
    <w:next w:val="Normal"/>
    <w:link w:val="SterktsitatTegn"/>
    <w:uiPriority w:val="30"/>
    <w:qFormat/>
    <w:rsid w:val="00423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423BD6"/>
    <w:rPr>
      <w:i/>
      <w:iCs/>
      <w:color w:val="0F4761" w:themeColor="accent1" w:themeShade="BF"/>
    </w:rPr>
  </w:style>
  <w:style w:type="character" w:styleId="Sterkreferanse">
    <w:name w:val="Intense Reference"/>
    <w:basedOn w:val="Standardskriftforavsnitt"/>
    <w:uiPriority w:val="32"/>
    <w:qFormat/>
    <w:rsid w:val="00423BD6"/>
    <w:rPr>
      <w:b/>
      <w:bCs/>
      <w:smallCaps/>
      <w:color w:val="0F4761" w:themeColor="accent1" w:themeShade="BF"/>
      <w:spacing w:val="5"/>
    </w:rPr>
  </w:style>
  <w:style w:type="character" w:customStyle="1" w:styleId="Heading1Char">
    <w:name w:val="Heading 1 Char"/>
    <w:basedOn w:val="Standardskriftforavsnitt"/>
    <w:uiPriority w:val="9"/>
    <w:rsid w:val="00423BD6"/>
    <w:rPr>
      <w:rFonts w:asciiTheme="majorHAnsi" w:eastAsiaTheme="majorEastAsia" w:hAnsiTheme="majorHAnsi" w:cstheme="majorBidi"/>
      <w:color w:val="0F4761" w:themeColor="accent1" w:themeShade="BF"/>
      <w:sz w:val="40"/>
      <w:szCs w:val="40"/>
    </w:rPr>
  </w:style>
  <w:style w:type="paragraph" w:customStyle="1" w:styleId="a">
    <w:basedOn w:val="Normal"/>
    <w:next w:val="Normal"/>
    <w:uiPriority w:val="10"/>
    <w:qFormat/>
    <w:rsid w:val="00423BD6"/>
    <w:pPr>
      <w:spacing w:after="80" w:line="240" w:lineRule="auto"/>
      <w:contextualSpacing/>
    </w:pPr>
    <w:rPr>
      <w:rFonts w:asciiTheme="majorHAnsi" w:eastAsiaTheme="majorEastAsia" w:hAnsiTheme="majorHAnsi" w:cstheme="majorBidi"/>
      <w:spacing w:val="-10"/>
      <w:kern w:val="28"/>
      <w:sz w:val="56"/>
      <w:szCs w:val="56"/>
    </w:rPr>
  </w:style>
  <w:style w:type="paragraph" w:styleId="Revisjon">
    <w:name w:val="Revision"/>
    <w:hidden/>
    <w:uiPriority w:val="99"/>
    <w:semiHidden/>
    <w:rsid w:val="003B5A1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svg"/><Relationship Id="rId4"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881</Words>
  <Characters>4670</Characters>
  <Application>Microsoft Office Word</Application>
  <DocSecurity>0</DocSecurity>
  <Lines>38</Lines>
  <Paragraphs>11</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Sigurd Eriksson</dc:creator>
  <cp:keywords/>
  <dc:description/>
  <cp:lastModifiedBy>Hagen, Erik</cp:lastModifiedBy>
  <cp:revision>2</cp:revision>
  <dcterms:created xsi:type="dcterms:W3CDTF">2026-03-09T21:10:00Z</dcterms:created>
  <dcterms:modified xsi:type="dcterms:W3CDTF">2026-03-09T21:10:00Z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12811f-b717-4099-a412-3cacd3519ab9_Enabled">
    <vt:lpwstr>true</vt:lpwstr>
  </property>
  <property fmtid="{D5CDD505-2E9C-101B-9397-08002B2CF9AE}" pid="3" name="MSIP_Label_4012811f-b717-4099-a412-3cacd3519ab9_SetDate">
    <vt:lpwstr>2026-02-23T13:11:40Z</vt:lpwstr>
  </property>
  <property fmtid="{D5CDD505-2E9C-101B-9397-08002B2CF9AE}" pid="4" name="MSIP_Label_4012811f-b717-4099-a412-3cacd3519ab9_Method">
    <vt:lpwstr>Privileged</vt:lpwstr>
  </property>
  <property fmtid="{D5CDD505-2E9C-101B-9397-08002B2CF9AE}" pid="5" name="MSIP_Label_4012811f-b717-4099-a412-3cacd3519ab9_Name">
    <vt:lpwstr>Åpen</vt:lpwstr>
  </property>
  <property fmtid="{D5CDD505-2E9C-101B-9397-08002B2CF9AE}" pid="6" name="MSIP_Label_4012811f-b717-4099-a412-3cacd3519ab9_SiteId">
    <vt:lpwstr>1ec46890-73f8-4a2a-9b2c-9a6611f1c922</vt:lpwstr>
  </property>
  <property fmtid="{D5CDD505-2E9C-101B-9397-08002B2CF9AE}" pid="7" name="MSIP_Label_4012811f-b717-4099-a412-3cacd3519ab9_ActionId">
    <vt:lpwstr>2565b9ad-6159-43e4-86ff-5afeb4aa0c7e</vt:lpwstr>
  </property>
  <property fmtid="{D5CDD505-2E9C-101B-9397-08002B2CF9AE}" pid="8" name="MSIP_Label_4012811f-b717-4099-a412-3cacd3519ab9_ContentBits">
    <vt:lpwstr>0</vt:lpwstr>
  </property>
  <property fmtid="{D5CDD505-2E9C-101B-9397-08002B2CF9AE}" pid="9" name="MSIP_Label_4012811f-b717-4099-a412-3cacd3519ab9_Tag">
    <vt:lpwstr>10, 0, 1, 1</vt:lpwstr>
  </property>
</Properties>
</file>